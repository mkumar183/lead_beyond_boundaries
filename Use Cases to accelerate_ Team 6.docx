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A45D" w14:textId="77777777" w:rsidR="001B54EC" w:rsidRDefault="001B54EC" w:rsidP="001B54EC">
      <w:pPr>
        <w:jc w:val="center"/>
        <w:rPr>
          <w:b/>
          <w:bCs/>
          <w:color w:val="124F1A" w:themeColor="accent3" w:themeShade="BF"/>
          <w:sz w:val="28"/>
          <w:szCs w:val="28"/>
        </w:rPr>
      </w:pPr>
    </w:p>
    <w:p w14:paraId="25715622" w14:textId="77777777" w:rsidR="001B54EC" w:rsidRPr="00243FA0" w:rsidRDefault="001B54EC" w:rsidP="001B54EC">
      <w:pPr>
        <w:jc w:val="center"/>
        <w:rPr>
          <w:b/>
          <w:bCs/>
          <w:color w:val="124F1A" w:themeColor="accent3" w:themeShade="BF"/>
          <w:sz w:val="28"/>
          <w:szCs w:val="28"/>
        </w:rPr>
      </w:pPr>
      <w:r>
        <w:rPr>
          <w:b/>
          <w:bCs/>
          <w:color w:val="124F1A" w:themeColor="accent3" w:themeShade="BF"/>
          <w:sz w:val="28"/>
          <w:szCs w:val="28"/>
        </w:rPr>
        <w:t>U</w:t>
      </w:r>
      <w:r w:rsidRPr="00243FA0">
        <w:rPr>
          <w:b/>
          <w:bCs/>
          <w:color w:val="124F1A" w:themeColor="accent3" w:themeShade="BF"/>
          <w:sz w:val="28"/>
          <w:szCs w:val="28"/>
        </w:rPr>
        <w:t>se Cases to accelerate</w:t>
      </w:r>
      <w:r>
        <w:rPr>
          <w:b/>
          <w:bCs/>
          <w:color w:val="124F1A" w:themeColor="accent3" w:themeShade="BF"/>
          <w:sz w:val="28"/>
          <w:szCs w:val="28"/>
        </w:rPr>
        <w:t xml:space="preserve">, </w:t>
      </w:r>
      <w:r w:rsidRPr="00243FA0">
        <w:rPr>
          <w:b/>
          <w:bCs/>
          <w:color w:val="124F1A" w:themeColor="accent3" w:themeShade="BF"/>
          <w:sz w:val="28"/>
          <w:szCs w:val="28"/>
        </w:rPr>
        <w:t xml:space="preserve"> by applying the learnings from Lead beyond Boundaries Workshop</w:t>
      </w:r>
    </w:p>
    <w:p w14:paraId="080221BC" w14:textId="77777777" w:rsidR="001B54EC" w:rsidRPr="00243FA0" w:rsidRDefault="001B54EC" w:rsidP="001B54EC">
      <w:pPr>
        <w:rPr>
          <w:b/>
          <w:bCs/>
          <w:color w:val="4C94D8" w:themeColor="text2" w:themeTint="80"/>
          <w:sz w:val="28"/>
          <w:szCs w:val="28"/>
        </w:rPr>
      </w:pPr>
    </w:p>
    <w:p w14:paraId="54D4D26E" w14:textId="77777777" w:rsidR="001B54EC" w:rsidRPr="00243FA0" w:rsidRDefault="001B54EC" w:rsidP="001B54EC">
      <w:pPr>
        <w:rPr>
          <w:b/>
          <w:bCs/>
          <w:color w:val="4C94D8" w:themeColor="text2" w:themeTint="80"/>
          <w:sz w:val="28"/>
          <w:szCs w:val="28"/>
        </w:rPr>
      </w:pPr>
      <w:r w:rsidRPr="00243FA0">
        <w:rPr>
          <w:b/>
          <w:bCs/>
          <w:color w:val="4C94D8" w:themeColor="text2" w:themeTint="80"/>
          <w:sz w:val="28"/>
          <w:szCs w:val="28"/>
        </w:rPr>
        <w:t xml:space="preserve">Purpose – </w:t>
      </w:r>
    </w:p>
    <w:p w14:paraId="0399BB74" w14:textId="77777777" w:rsidR="001B54EC" w:rsidRPr="00FD12A9" w:rsidRDefault="001B54EC" w:rsidP="001B54EC">
      <w:pPr>
        <w:rPr>
          <w:sz w:val="22"/>
          <w:szCs w:val="22"/>
        </w:rPr>
      </w:pPr>
      <w:del w:id="0" w:author="Kumar Manoj INPU" w:date="2026-03-11T07:03:00Z" w16du:dateUtc="2026-03-11T07:03:58Z">
        <w:r w:rsidRPr="70D1D404" w:rsidDel="0DB898F3">
          <w:rPr>
            <w:sz w:val="22"/>
            <w:szCs w:val="22"/>
          </w:rPr>
          <w:delText xml:space="preserve"> </w:delText>
        </w:r>
        <w:r w:rsidRPr="70D1D404" w:rsidDel="68F06D81">
          <w:rPr>
            <w:sz w:val="22"/>
            <w:szCs w:val="22"/>
          </w:rPr>
          <w:delText xml:space="preserve">                  </w:delText>
        </w:r>
      </w:del>
      <w:r w:rsidRPr="70D1D404">
        <w:rPr>
          <w:sz w:val="22"/>
          <w:szCs w:val="22"/>
        </w:rPr>
        <w:t>To apply the learnings from the Lead Beyond Boundaries workshop to develop a strategic leadership mindset aligned with organizational priorities and measurable outcomes.</w:t>
      </w:r>
    </w:p>
    <w:p w14:paraId="3BB8FD6D" w14:textId="77777777" w:rsidR="001B54EC" w:rsidRPr="00243FA0" w:rsidRDefault="001B54EC" w:rsidP="001B54EC">
      <w:pPr>
        <w:rPr>
          <w:b/>
          <w:bCs/>
          <w:color w:val="4C94D8" w:themeColor="text2" w:themeTint="80"/>
          <w:sz w:val="28"/>
          <w:szCs w:val="28"/>
        </w:rPr>
      </w:pPr>
    </w:p>
    <w:p w14:paraId="42DEFF7C" w14:textId="77777777" w:rsidR="001B54EC" w:rsidRPr="00243FA0" w:rsidRDefault="001B54EC" w:rsidP="001B54EC">
      <w:pPr>
        <w:rPr>
          <w:b/>
          <w:bCs/>
          <w:color w:val="4C94D8" w:themeColor="text2" w:themeTint="80"/>
          <w:sz w:val="28"/>
          <w:szCs w:val="28"/>
        </w:rPr>
      </w:pPr>
      <w:r w:rsidRPr="00243FA0">
        <w:rPr>
          <w:b/>
          <w:bCs/>
          <w:color w:val="4C94D8" w:themeColor="text2" w:themeTint="80"/>
          <w:sz w:val="28"/>
          <w:szCs w:val="28"/>
        </w:rPr>
        <w:t>EDO Objectives 2026 -</w:t>
      </w:r>
    </w:p>
    <w:p w14:paraId="7FFC1D6C" w14:textId="77777777" w:rsidR="001B54EC" w:rsidRPr="00243FA0" w:rsidRDefault="001B54EC" w:rsidP="001B54EC">
      <w:pPr>
        <w:rPr>
          <w:sz w:val="22"/>
          <w:szCs w:val="22"/>
        </w:rPr>
      </w:pPr>
      <w:r w:rsidRPr="00243FA0">
        <w:rPr>
          <w:noProof/>
          <w:sz w:val="22"/>
          <w:szCs w:val="22"/>
        </w:rPr>
        <w:drawing>
          <wp:inline distT="0" distB="0" distL="0" distR="0" wp14:anchorId="7AF2CCD8" wp14:editId="4FA977C0">
            <wp:extent cx="5028343" cy="2792163"/>
            <wp:effectExtent l="0" t="0" r="1270" b="8255"/>
            <wp:docPr id="121363688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FE5BF99-D4DB-4457-A79E-5FA6824B64B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368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5770" cy="280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1AF39" w14:textId="77777777" w:rsidR="001B54EC" w:rsidRDefault="001B54EC" w:rsidP="001B54EC">
      <w:pPr>
        <w:rPr>
          <w:sz w:val="22"/>
          <w:szCs w:val="22"/>
        </w:rPr>
      </w:pPr>
    </w:p>
    <w:p w14:paraId="09ABE245" w14:textId="77777777" w:rsidR="001B54EC" w:rsidRDefault="001B54EC" w:rsidP="001B54EC">
      <w:pPr>
        <w:rPr>
          <w:sz w:val="22"/>
          <w:szCs w:val="22"/>
        </w:rPr>
      </w:pPr>
    </w:p>
    <w:p w14:paraId="22142C43" w14:textId="77777777" w:rsidR="001B54EC" w:rsidRDefault="001B54EC" w:rsidP="001B54EC">
      <w:pPr>
        <w:rPr>
          <w:sz w:val="22"/>
          <w:szCs w:val="22"/>
        </w:rPr>
      </w:pPr>
    </w:p>
    <w:p w14:paraId="472B8F72" w14:textId="7776C90C" w:rsidR="001B54EC" w:rsidRDefault="001B54EC"/>
    <w:p w14:paraId="230BD9BB" w14:textId="77777777" w:rsidR="001B54EC" w:rsidRDefault="001B54EC">
      <w:r>
        <w:br w:type="page"/>
      </w:r>
    </w:p>
    <w:p w14:paraId="5B08EEF6" w14:textId="55BC4B1D" w:rsidR="001B54EC" w:rsidRPr="001B54EC" w:rsidRDefault="001B54EC" w:rsidP="001B54EC">
      <w:pPr>
        <w:ind w:firstLine="720"/>
        <w:rPr>
          <w:b/>
          <w:bCs/>
          <w:color w:val="0070C0"/>
        </w:rPr>
      </w:pPr>
      <w:r w:rsidRPr="001B54EC">
        <w:rPr>
          <w:b/>
          <w:bCs/>
          <w:color w:val="0070C0"/>
        </w:rPr>
        <w:lastRenderedPageBreak/>
        <w:t>Team 6 –  Manoj, Lalit, Pratik, Chetan, Mangesh</w:t>
      </w:r>
      <w:r w:rsidR="00526941">
        <w:rPr>
          <w:b/>
          <w:bCs/>
          <w:color w:val="0070C0"/>
        </w:rPr>
        <w:t>, Sanjay</w:t>
      </w:r>
    </w:p>
    <w:p w14:paraId="00C43F58" w14:textId="77777777" w:rsidR="001B54EC" w:rsidRPr="001B54EC" w:rsidRDefault="001B54EC" w:rsidP="001B54EC">
      <w:pPr>
        <w:rPr>
          <w:sz w:val="20"/>
          <w:szCs w:val="20"/>
        </w:rPr>
      </w:pPr>
      <w:r w:rsidRPr="001B54EC">
        <w:rPr>
          <w:b/>
          <w:bCs/>
          <w:sz w:val="20"/>
          <w:szCs w:val="20"/>
        </w:rPr>
        <w:t>Use Case</w:t>
      </w:r>
      <w:r w:rsidRPr="001B54EC">
        <w:rPr>
          <w:sz w:val="20"/>
          <w:szCs w:val="20"/>
        </w:rPr>
        <w:t xml:space="preserve"> –  </w:t>
      </w:r>
    </w:p>
    <w:p w14:paraId="03BEBCA2" w14:textId="77777777" w:rsidR="001B54EC" w:rsidRPr="001B54EC" w:rsidRDefault="001B54EC" w:rsidP="001B54EC">
      <w:pPr>
        <w:rPr>
          <w:sz w:val="20"/>
          <w:szCs w:val="20"/>
        </w:rPr>
      </w:pPr>
      <w:r w:rsidRPr="001B54EC">
        <w:rPr>
          <w:sz w:val="20"/>
          <w:szCs w:val="20"/>
        </w:rPr>
        <w:t xml:space="preserve">Scale AI Adoption Across Digital Agtech in a sustenable way </w:t>
      </w:r>
    </w:p>
    <w:p w14:paraId="47574607" w14:textId="77777777" w:rsidR="001B54EC" w:rsidRPr="001B54EC" w:rsidRDefault="001B54EC" w:rsidP="001B54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Each Team adapts to usage of AI Tools effectively </w:t>
      </w:r>
    </w:p>
    <w:p w14:paraId="7A266233" w14:textId="77777777" w:rsidR="001B54EC" w:rsidRPr="001B54EC" w:rsidRDefault="001B54EC" w:rsidP="001B54E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Teams evolves their ways of working such that we see end impact on productivity and quality </w:t>
      </w:r>
    </w:p>
    <w:p w14:paraId="2D922F72" w14:textId="77777777" w:rsidR="001B54EC" w:rsidRPr="001B54EC" w:rsidRDefault="001B54EC" w:rsidP="001B54EC">
      <w:pPr>
        <w:pStyle w:val="ListParagraph"/>
        <w:numPr>
          <w:ilvl w:val="0"/>
          <w:numId w:val="1"/>
        </w:numPr>
      </w:pPr>
      <w:r w:rsidRPr="001B54EC">
        <w:rPr>
          <w:sz w:val="20"/>
          <w:szCs w:val="20"/>
        </w:rPr>
        <w:t>Ensure psychological safety for people</w:t>
      </w:r>
    </w:p>
    <w:p w14:paraId="5C32F810" w14:textId="77777777" w:rsidR="001B54EC" w:rsidRPr="001B54EC" w:rsidRDefault="001B54EC" w:rsidP="001B54EC">
      <w:pPr>
        <w:rPr>
          <w:sz w:val="20"/>
          <w:szCs w:val="20"/>
        </w:rPr>
      </w:pPr>
      <w:r w:rsidRPr="001B54EC">
        <w:rPr>
          <w:b/>
          <w:bCs/>
          <w:sz w:val="20"/>
          <w:szCs w:val="20"/>
        </w:rPr>
        <w:t>EDO Objectives to focus  –</w:t>
      </w:r>
    </w:p>
    <w:p w14:paraId="2A635AE0" w14:textId="77777777" w:rsidR="001B54EC" w:rsidRPr="001B54EC" w:rsidRDefault="001B54EC" w:rsidP="001B54E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AI Adoption at Scale  </w:t>
      </w:r>
    </w:p>
    <w:p w14:paraId="40A20DC7" w14:textId="77777777" w:rsidR="001B54EC" w:rsidRPr="001B54EC" w:rsidRDefault="001B54EC" w:rsidP="001B54E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Tangible improvements in quality and productivity (Delivery) </w:t>
      </w:r>
    </w:p>
    <w:p w14:paraId="23F7734C" w14:textId="77777777" w:rsidR="001B54EC" w:rsidRPr="001B54EC" w:rsidRDefault="001B54EC" w:rsidP="001B54E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 Scale the strategy through other leaders </w:t>
      </w:r>
    </w:p>
    <w:p w14:paraId="670EE294" w14:textId="77777777" w:rsidR="001B54EC" w:rsidRPr="001B54EC" w:rsidRDefault="001B54EC" w:rsidP="001B54EC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 Establish effective Governance </w:t>
      </w:r>
    </w:p>
    <w:p w14:paraId="41173BE8" w14:textId="77777777" w:rsidR="001B54EC" w:rsidRPr="001B54EC" w:rsidRDefault="001B54EC" w:rsidP="001B54EC">
      <w:pPr>
        <w:pStyle w:val="ListParagraph"/>
        <w:ind w:left="1080"/>
        <w:rPr>
          <w:sz w:val="20"/>
          <w:szCs w:val="20"/>
        </w:rPr>
      </w:pPr>
    </w:p>
    <w:p w14:paraId="3361FB97" w14:textId="77777777" w:rsidR="001B54EC" w:rsidRPr="001B54EC" w:rsidRDefault="001B54EC" w:rsidP="001B54EC">
      <w:pPr>
        <w:rPr>
          <w:b/>
          <w:bCs/>
          <w:sz w:val="20"/>
          <w:szCs w:val="20"/>
        </w:rPr>
      </w:pPr>
      <w:r w:rsidRPr="001B54EC">
        <w:rPr>
          <w:b/>
          <w:bCs/>
          <w:sz w:val="20"/>
          <w:szCs w:val="20"/>
        </w:rPr>
        <w:t xml:space="preserve">Learnings to focus </w:t>
      </w:r>
    </w:p>
    <w:p w14:paraId="50FD8E32" w14:textId="77777777" w:rsidR="001B54EC" w:rsidRPr="001B54EC" w:rsidRDefault="001B54EC" w:rsidP="001B54EC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1B54EC">
        <w:rPr>
          <w:sz w:val="20"/>
          <w:szCs w:val="20"/>
        </w:rPr>
        <w:t>Loyal Soldier vs Growth Partners ( while working with Stakeholders )</w:t>
      </w:r>
    </w:p>
    <w:p w14:paraId="2A44F2CD" w14:textId="77777777" w:rsidR="001B54EC" w:rsidRPr="001B54EC" w:rsidRDefault="001B54EC" w:rsidP="001B54EC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Visualize – Think Bigger Picture , Impact </w:t>
      </w:r>
    </w:p>
    <w:p w14:paraId="322365C2" w14:textId="77777777" w:rsidR="001B54EC" w:rsidRPr="001B54EC" w:rsidRDefault="001B54EC" w:rsidP="001B54EC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Anticipate and Ask  - emerging patterns </w:t>
      </w:r>
    </w:p>
    <w:p w14:paraId="1303A1AA" w14:textId="77777777" w:rsidR="001B54EC" w:rsidRPr="001B54EC" w:rsidRDefault="001B54EC" w:rsidP="001B54EC">
      <w:pPr>
        <w:pStyle w:val="ListParagraph"/>
        <w:ind w:left="1080"/>
        <w:rPr>
          <w:sz w:val="20"/>
          <w:szCs w:val="20"/>
        </w:rPr>
      </w:pPr>
    </w:p>
    <w:p w14:paraId="0D5DB69A" w14:textId="77777777" w:rsidR="001B54EC" w:rsidRPr="001B54EC" w:rsidRDefault="001B54EC" w:rsidP="001B54EC">
      <w:pPr>
        <w:rPr>
          <w:b/>
          <w:bCs/>
          <w:sz w:val="20"/>
          <w:szCs w:val="20"/>
        </w:rPr>
      </w:pPr>
      <w:r w:rsidRPr="001B54EC">
        <w:rPr>
          <w:b/>
          <w:bCs/>
          <w:sz w:val="20"/>
          <w:szCs w:val="20"/>
        </w:rPr>
        <w:t xml:space="preserve">Success Criteria ( KPI ) -  </w:t>
      </w:r>
    </w:p>
    <w:p w14:paraId="5F32DC21" w14:textId="77777777" w:rsidR="001B54EC" w:rsidRPr="001B54EC" w:rsidRDefault="001B54EC" w:rsidP="001B5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Uniform adoption across scrum teams.  </w:t>
      </w:r>
    </w:p>
    <w:p w14:paraId="3D33C1F1" w14:textId="77777777" w:rsidR="001B54EC" w:rsidRPr="001B54EC" w:rsidRDefault="001B54EC" w:rsidP="001B5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Measurable Impact on ways of working, delivery metrics and quality metrics. </w:t>
      </w:r>
    </w:p>
    <w:p w14:paraId="05A4203B" w14:textId="77777777" w:rsidR="001B54EC" w:rsidRPr="001B54EC" w:rsidRDefault="001B54EC" w:rsidP="001B54E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Stakeholders feedback during the initiative  </w:t>
      </w:r>
    </w:p>
    <w:p w14:paraId="04753D92" w14:textId="77777777" w:rsidR="001B54EC" w:rsidRPr="001B54EC" w:rsidRDefault="001B54EC" w:rsidP="001B54EC">
      <w:pPr>
        <w:pStyle w:val="ListParagraph"/>
        <w:numPr>
          <w:ilvl w:val="1"/>
          <w:numId w:val="2"/>
        </w:numPr>
        <w:rPr>
          <w:sz w:val="20"/>
          <w:szCs w:val="20"/>
        </w:rPr>
      </w:pPr>
      <w:r w:rsidRPr="001B54EC">
        <w:rPr>
          <w:sz w:val="20"/>
          <w:szCs w:val="20"/>
        </w:rPr>
        <w:t xml:space="preserve">Andre </w:t>
      </w:r>
    </w:p>
    <w:p w14:paraId="20C7BE1E" w14:textId="77777777" w:rsidR="001B54EC" w:rsidRPr="001B54EC" w:rsidRDefault="001B54EC" w:rsidP="001B54EC">
      <w:pPr>
        <w:pStyle w:val="ListParagraph"/>
        <w:numPr>
          <w:ilvl w:val="1"/>
          <w:numId w:val="2"/>
        </w:numPr>
      </w:pPr>
      <w:r w:rsidRPr="001B54EC">
        <w:rPr>
          <w:sz w:val="20"/>
          <w:szCs w:val="20"/>
        </w:rPr>
        <w:t xml:space="preserve">Uday </w:t>
      </w:r>
    </w:p>
    <w:p w14:paraId="1710B830" w14:textId="77777777" w:rsidR="00C51C3A" w:rsidRPr="001B54EC" w:rsidRDefault="00C51C3A"/>
    <w:sectPr w:rsidR="00C51C3A" w:rsidRPr="001B5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615C"/>
    <w:multiLevelType w:val="hybridMultilevel"/>
    <w:tmpl w:val="C2527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E5158"/>
    <w:multiLevelType w:val="hybridMultilevel"/>
    <w:tmpl w:val="BD18C4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E0234AB"/>
    <w:multiLevelType w:val="hybridMultilevel"/>
    <w:tmpl w:val="47FAD49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B4667B"/>
    <w:multiLevelType w:val="hybridMultilevel"/>
    <w:tmpl w:val="B6CE9A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29838615">
    <w:abstractNumId w:val="0"/>
  </w:num>
  <w:num w:numId="2" w16cid:durableId="144049828">
    <w:abstractNumId w:val="3"/>
  </w:num>
  <w:num w:numId="3" w16cid:durableId="2143768374">
    <w:abstractNumId w:val="1"/>
  </w:num>
  <w:num w:numId="4" w16cid:durableId="988361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4EC"/>
    <w:rsid w:val="001B54EC"/>
    <w:rsid w:val="004A0642"/>
    <w:rsid w:val="00526941"/>
    <w:rsid w:val="00552323"/>
    <w:rsid w:val="00C5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BCC4A"/>
  <w15:chartTrackingRefBased/>
  <w15:docId w15:val="{E04567C7-4298-4845-9A50-A813C0855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4EC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8C6E5-90EE-4A53-B549-CA5310BADA5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006307-e4a9-430f-af16-eea280431306}" enabled="1" method="Standard" siteId="{06219a4a-a835-44d5-afaf-3926343bfb8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Thakur Sukant INPU</dc:creator>
  <cp:keywords/>
  <dc:description/>
  <cp:lastModifiedBy>Thakur Sukant INPU</cp:lastModifiedBy>
  <cp:revision>2</cp:revision>
  <dcterms:created xsi:type="dcterms:W3CDTF">2026-04-27T14:29:00Z</dcterms:created>
  <dcterms:modified xsi:type="dcterms:W3CDTF">2026-04-29T10:43:00Z</dcterms:modified>
</cp:coreProperties>
</file>